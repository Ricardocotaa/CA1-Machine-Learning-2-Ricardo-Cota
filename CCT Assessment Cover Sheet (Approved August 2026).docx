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A605" w14:textId="77777777" w:rsidR="00530426" w:rsidRDefault="00D14A6A">
      <w:pPr>
        <w:spacing w:after="200"/>
        <w:jc w:val="center"/>
      </w:pPr>
      <w:r>
        <w:rPr>
          <w:noProof/>
        </w:rPr>
        <w:drawing>
          <wp:inline distT="0" distB="0" distL="0" distR="0" wp14:anchorId="55E251F8" wp14:editId="666F804B">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6BBB0014" w14:textId="77777777" w:rsidR="00530426" w:rsidRDefault="00D14A6A">
      <w:pPr>
        <w:spacing w:after="100"/>
        <w:jc w:val="center"/>
      </w:pPr>
      <w:r>
        <w:rPr>
          <w:b/>
          <w:bCs/>
          <w:sz w:val="36"/>
          <w:szCs w:val="36"/>
        </w:rPr>
        <w:t>Assessment Cover Page</w:t>
      </w:r>
    </w:p>
    <w:tbl>
      <w:tblPr>
        <w:tblStyle w:val="a2"/>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530426" w14:paraId="7875240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EFF8A" w14:textId="77777777" w:rsidR="00530426" w:rsidRDefault="00D14A6A">
            <w:r>
              <w:rPr>
                <w:b/>
                <w:bCs/>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E5022" w14:textId="5F4172BB" w:rsidR="00530426" w:rsidRDefault="00482443">
            <w:r>
              <w:t>Ricardo Daniel Cota Valenzuela</w:t>
            </w:r>
          </w:p>
        </w:tc>
      </w:tr>
      <w:tr w:rsidR="00530426" w14:paraId="759673F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52918" w14:textId="77777777" w:rsidR="00530426" w:rsidRDefault="00D14A6A">
            <w:r>
              <w:rPr>
                <w:b/>
                <w:bCs/>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648E0" w14:textId="00964C40" w:rsidR="00530426" w:rsidRDefault="00482443">
            <w:r>
              <w:t>2026116</w:t>
            </w:r>
          </w:p>
        </w:tc>
      </w:tr>
      <w:tr w:rsidR="00530426" w14:paraId="502A4EF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BCC95" w14:textId="77777777" w:rsidR="00530426" w:rsidRDefault="00D14A6A">
            <w:r>
              <w:rPr>
                <w:b/>
                <w:bCs/>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441BA" w14:textId="6C9B47B9" w:rsidR="00530426" w:rsidRDefault="006642D9">
            <w:r w:rsidRPr="006642D9">
              <w:t>Machine Learning for Business</w:t>
            </w:r>
          </w:p>
        </w:tc>
      </w:tr>
      <w:tr w:rsidR="00530426" w14:paraId="588AEF9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538A0" w14:textId="77777777" w:rsidR="00530426" w:rsidRDefault="00D14A6A">
            <w:r>
              <w:rPr>
                <w:b/>
                <w:bCs/>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9F723" w14:textId="519828F3" w:rsidR="00530426" w:rsidRDefault="00C92835">
            <w:r w:rsidRPr="00C92835">
              <w:t>CA1</w:t>
            </w:r>
          </w:p>
        </w:tc>
      </w:tr>
      <w:tr w:rsidR="00530426" w14:paraId="1C2275A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5E6E4" w14:textId="77777777" w:rsidR="00530426" w:rsidRDefault="00D14A6A">
            <w:r>
              <w:rPr>
                <w:b/>
                <w:bCs/>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7A8C6" w14:textId="2F446078" w:rsidR="00530426" w:rsidRDefault="00BF2707">
            <w:r w:rsidRPr="00BF2707">
              <w:t>Dr. Muhammad Iqbal</w:t>
            </w:r>
          </w:p>
        </w:tc>
      </w:tr>
      <w:tr w:rsidR="00530426" w14:paraId="50FE073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7F9E1" w14:textId="77777777" w:rsidR="00530426" w:rsidRDefault="00D14A6A">
            <w:r>
              <w:rPr>
                <w:b/>
                <w:bCs/>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A1CC1" w14:textId="394D659A" w:rsidR="00530426" w:rsidRDefault="00473D21">
            <w:r>
              <w:t>30</w:t>
            </w:r>
            <w:r w:rsidR="00C92835" w:rsidRPr="00C92835">
              <w:t xml:space="preserve"> </w:t>
            </w:r>
            <w:proofErr w:type="spellStart"/>
            <w:r>
              <w:t>October</w:t>
            </w:r>
            <w:r w:rsidR="00C92835" w:rsidRPr="00C92835">
              <w:t>ber</w:t>
            </w:r>
            <w:proofErr w:type="spellEnd"/>
            <w:r w:rsidR="00C92835" w:rsidRPr="00C92835">
              <w:t xml:space="preserve"> 2026</w:t>
            </w:r>
          </w:p>
        </w:tc>
      </w:tr>
      <w:tr w:rsidR="00530426" w14:paraId="54EE8EF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84A96" w14:textId="77777777" w:rsidR="00530426" w:rsidRDefault="00D14A6A">
            <w:r>
              <w:rPr>
                <w:b/>
                <w:bCs/>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22267" w14:textId="1D0FACEE" w:rsidR="00530426" w:rsidRDefault="00C6226D">
            <w:r>
              <w:t>2</w:t>
            </w:r>
            <w:r w:rsidR="00B844D5">
              <w:t>9</w:t>
            </w:r>
            <w:r>
              <w:t xml:space="preserve"> October 2026</w:t>
            </w:r>
          </w:p>
        </w:tc>
      </w:tr>
    </w:tbl>
    <w:p w14:paraId="5EEEEFB2" w14:textId="77777777" w:rsidR="00530426" w:rsidRDefault="00D14A6A">
      <w:pPr>
        <w:pStyle w:val="Heading2"/>
      </w:pPr>
      <w:r>
        <w:t>Declaration of AI Use — AI Fluency Framework</w:t>
      </w:r>
    </w:p>
    <w:p w14:paraId="0F6E5D54" w14:textId="77777777" w:rsidR="00530426" w:rsidRDefault="00D14A6A">
      <w:pPr>
        <w:spacing w:after="160"/>
      </w:pPr>
      <w: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a3"/>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530426" w14:paraId="334CE1A9"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17FF14F1" w14:textId="77777777" w:rsidR="00530426" w:rsidRDefault="00D14A6A">
            <w:pPr>
              <w:spacing w:after="60"/>
            </w:pPr>
            <w:r>
              <w:rPr>
                <w:b/>
                <w:bCs/>
              </w:rPr>
              <w:t>Delegation</w:t>
            </w:r>
          </w:p>
          <w:p w14:paraId="2FD32896" w14:textId="77777777" w:rsidR="00530426" w:rsidRDefault="00D14A6A">
            <w: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52C8BD76" w14:textId="77777777" w:rsidR="00530426" w:rsidRDefault="00D14A6A">
            <w:pPr>
              <w:spacing w:after="60"/>
            </w:pPr>
            <w:r>
              <w:rPr>
                <w:b/>
                <w:bCs/>
              </w:rPr>
              <w:t>Description</w:t>
            </w:r>
          </w:p>
          <w:p w14:paraId="7A192FD4" w14:textId="77777777" w:rsidR="00530426" w:rsidRDefault="00D14A6A">
            <w:r>
              <w:t>Effectively describing goals to prompt useful AI behaviours and outputs.</w:t>
            </w:r>
          </w:p>
        </w:tc>
      </w:tr>
      <w:tr w:rsidR="00530426" w14:paraId="214F066E"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2779DDCC" w14:textId="77777777" w:rsidR="00530426" w:rsidRDefault="00D14A6A">
            <w:pPr>
              <w:spacing w:after="60"/>
            </w:pPr>
            <w:r>
              <w:rPr>
                <w:b/>
                <w:bCs/>
              </w:rPr>
              <w:t>Discernment</w:t>
            </w:r>
          </w:p>
          <w:p w14:paraId="093EA6F1" w14:textId="77777777" w:rsidR="00530426" w:rsidRDefault="00D14A6A">
            <w:r>
              <w:t>Accurately assessing the usefulness of AI outputs and behaviours.</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43971822" w14:textId="77777777" w:rsidR="00530426" w:rsidRDefault="00D14A6A">
            <w:pPr>
              <w:spacing w:after="60"/>
            </w:pPr>
            <w:r>
              <w:rPr>
                <w:b/>
                <w:bCs/>
              </w:rPr>
              <w:t>Diligence</w:t>
            </w:r>
          </w:p>
          <w:p w14:paraId="1685AD1E" w14:textId="77777777" w:rsidR="00530426" w:rsidRDefault="00D14A6A">
            <w:r>
              <w:t>Taking responsibility for what we do with AI and how we do it.</w:t>
            </w:r>
          </w:p>
        </w:tc>
      </w:tr>
    </w:tbl>
    <w:p w14:paraId="6FB67C14" w14:textId="77777777" w:rsidR="00530426" w:rsidRDefault="00D14A6A">
      <w:pPr>
        <w:spacing w:before="160" w:after="200"/>
      </w:pPr>
      <w:r>
        <w:rPr>
          <w:i/>
          <w:iCs/>
          <w:sz w:val="20"/>
          <w:szCs w:val="20"/>
        </w:rPr>
        <w:t xml:space="preserve">Adapted from the </w:t>
      </w:r>
      <w:hyperlink r:id="rId9">
        <w:r>
          <w:rPr>
            <w:i/>
            <w:iCs/>
            <w:color w:val="0563C1"/>
            <w:sz w:val="20"/>
            <w:szCs w:val="20"/>
            <w:u w:val="single"/>
          </w:rPr>
          <w:t>AI Fluency Framework</w:t>
        </w:r>
      </w:hyperlink>
      <w:r>
        <w:rPr>
          <w:i/>
          <w:iCs/>
          <w:sz w:val="20"/>
          <w:szCs w:val="20"/>
        </w:rPr>
        <w:t xml:space="preserve"> (Dakan, Feller, Anthropic, 2025).</w:t>
      </w:r>
    </w:p>
    <w:p w14:paraId="46C30E77" w14:textId="77777777" w:rsidR="00530426" w:rsidRDefault="00D14A6A">
      <w:pPr>
        <w:pStyle w:val="Heading3"/>
      </w:pPr>
      <w:bookmarkStart w:id="0" w:name="_heading=h.gp0iwuce8n9v" w:colFirst="0" w:colLast="0"/>
      <w:bookmarkEnd w:id="0"/>
      <w:r>
        <w:t>Filling Out the Cover Sheet</w:t>
      </w:r>
    </w:p>
    <w:p w14:paraId="440EC72B" w14:textId="77777777" w:rsidR="00530426" w:rsidRDefault="00D14A6A">
      <w:pPr>
        <w:numPr>
          <w:ilvl w:val="0"/>
          <w:numId w:val="1"/>
        </w:numPr>
        <w:spacing w:after="80"/>
      </w:pPr>
      <w:r>
        <w:t>Fill out the top section of the cover page with all the required information.</w:t>
      </w:r>
    </w:p>
    <w:p w14:paraId="05FB9198" w14:textId="77777777" w:rsidR="00530426" w:rsidRDefault="00D14A6A">
      <w:pPr>
        <w:numPr>
          <w:ilvl w:val="0"/>
          <w:numId w:val="1"/>
        </w:numPr>
        <w:spacing w:after="80"/>
        <w:sectPr w:rsidR="00530426">
          <w:footerReference w:type="default" r:id="rId10"/>
          <w:pgSz w:w="11906" w:h="16838"/>
          <w:pgMar w:top="1134" w:right="1134" w:bottom="1134" w:left="1134" w:header="708" w:footer="708" w:gutter="0"/>
          <w:pgNumType w:start="1"/>
          <w:cols w:space="720"/>
        </w:sectPr>
      </w:pPr>
      <w:r>
        <w:t>Complete the Student Response column of the AI Declaration table in the appendix of this cover, evidencing your Delegation, Description, Discernment and Diligence.</w:t>
      </w:r>
    </w:p>
    <w:p w14:paraId="1F0D26F3" w14:textId="77777777" w:rsidR="00530426" w:rsidRDefault="00D14A6A">
      <w:pPr>
        <w:pStyle w:val="Heading3"/>
        <w:spacing w:before="240"/>
      </w:pPr>
      <w:r>
        <w:lastRenderedPageBreak/>
        <w:t>Appendix: AI Declaration using the AI Fluency Framework</w:t>
      </w:r>
    </w:p>
    <w:p w14:paraId="569BEAA1" w14:textId="77777777" w:rsidR="00530426" w:rsidRDefault="00D14A6A">
      <w:pPr>
        <w:spacing w:after="160"/>
      </w:pPr>
      <w:r>
        <w:rPr>
          <w:i/>
          <w:iCs/>
          <w:color w:val="545454"/>
          <w:sz w:val="20"/>
          <w:szCs w:val="20"/>
          <w:highlight w:val="yellow"/>
        </w:rPr>
        <w:t>Copy and paste the AI Declaration table from your Assessment Brief HERE. Then follow your lecturers expectations to complete the ‘student response’ section.</w:t>
      </w:r>
    </w:p>
    <w:tbl>
      <w:tblPr>
        <w:tblStyle w:val="a4"/>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3900"/>
        <w:gridCol w:w="3615"/>
        <w:gridCol w:w="3225"/>
        <w:tblGridChange w:id="1">
          <w:tblGrid>
            <w:gridCol w:w="3"/>
            <w:gridCol w:w="2217"/>
            <w:gridCol w:w="3"/>
            <w:gridCol w:w="3897"/>
            <w:gridCol w:w="3"/>
            <w:gridCol w:w="3612"/>
            <w:gridCol w:w="3"/>
            <w:gridCol w:w="3222"/>
            <w:gridCol w:w="3"/>
          </w:tblGrid>
        </w:tblGridChange>
      </w:tblGrid>
      <w:tr w:rsidR="00530426" w14:paraId="0D070717" w14:textId="77777777">
        <w:trPr>
          <w:tblHeader/>
        </w:trPr>
        <w:tc>
          <w:tcPr>
            <w:tcW w:w="222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3684FEBA" w14:textId="77777777" w:rsidR="00530426" w:rsidRDefault="00D14A6A">
            <w:r>
              <w:rPr>
                <w:b/>
                <w:bCs/>
              </w:rPr>
              <w:t>AI competence</w:t>
            </w:r>
          </w:p>
        </w:tc>
        <w:tc>
          <w:tcPr>
            <w:tcW w:w="390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272CF00D" w14:textId="77777777" w:rsidR="00530426" w:rsidRDefault="00D14A6A">
            <w:r>
              <w:rPr>
                <w:b/>
                <w:bCs/>
              </w:rPr>
              <w:t>Reflective prompts (to students)</w:t>
            </w:r>
          </w:p>
        </w:tc>
        <w:tc>
          <w:tcPr>
            <w:tcW w:w="361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0201EB55" w14:textId="77777777" w:rsidR="00530426" w:rsidRDefault="00D14A6A">
            <w:r>
              <w:rPr>
                <w:b/>
                <w:bCs/>
              </w:rPr>
              <w:t>Lecturer expectations</w:t>
            </w:r>
          </w:p>
        </w:tc>
        <w:tc>
          <w:tcPr>
            <w:tcW w:w="322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1EADCFBB" w14:textId="77777777" w:rsidR="00530426" w:rsidRDefault="00D14A6A">
            <w:r>
              <w:rPr>
                <w:b/>
                <w:bCs/>
              </w:rPr>
              <w:t>Student response</w:t>
            </w:r>
          </w:p>
        </w:tc>
      </w:tr>
      <w:tr w:rsidR="00530426" w14:paraId="79E64BA7" w14:textId="77777777" w:rsidTr="0053042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3"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 w:author="Fiona O'Riordan" w:date="2026-10-13T09:39:00Z">
              <w:tcPr>
                <w:tcW w:w="0" w:type="auto"/>
                <w:gridSpan w:val="2"/>
              </w:tcPr>
            </w:tcPrChange>
          </w:tcPr>
          <w:p w14:paraId="61A7B2C7" w14:textId="77777777" w:rsidR="00530426" w:rsidRDefault="00D14A6A">
            <w:pPr>
              <w:spacing w:after="60"/>
            </w:pPr>
            <w:r>
              <w:rPr>
                <w:b/>
                <w:bCs/>
                <w:sz w:val="20"/>
                <w:szCs w:val="20"/>
              </w:rPr>
              <w:t>Delegation</w:t>
            </w:r>
          </w:p>
          <w:p w14:paraId="798269AF" w14:textId="77777777" w:rsidR="00530426" w:rsidRDefault="00D14A6A">
            <w:pPr>
              <w:spacing w:after="60"/>
            </w:pPr>
            <w:r>
              <w:rPr>
                <w:i/>
                <w:iCs/>
                <w:sz w:val="20"/>
                <w:szCs w:val="20"/>
              </w:rPr>
              <w:t>Deciding whether &amp; when to use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 w:author="Fiona O'Riordan" w:date="2026-10-13T09:39:00Z">
              <w:tcPr>
                <w:tcW w:w="0" w:type="auto"/>
                <w:gridSpan w:val="2"/>
              </w:tcPr>
            </w:tcPrChange>
          </w:tcPr>
          <w:p w14:paraId="1B1D6646" w14:textId="77777777" w:rsidR="00530426" w:rsidRDefault="00D14A6A">
            <w:pPr>
              <w:spacing w:after="60"/>
            </w:pPr>
            <w:r>
              <w:rPr>
                <w:sz w:val="20"/>
                <w:szCs w:val="20"/>
              </w:rPr>
              <w:t>Identify the specific tasks in this assessment where you chose to use AI, and explain your reasoning. Where did AI add value? Where did you decide not to use it, and why?</w:t>
            </w:r>
          </w:p>
        </w:tc>
        <w:sdt>
          <w:sdtPr>
            <w:tag w:val="goog_rdk_0"/>
            <w:id w:val="2064388309"/>
          </w:sdtPr>
          <w:sdtContent>
            <w:tc>
              <w:tcPr>
                <w:tcW w:w="3615" w:type="dxa"/>
                <w:tcPrChange w:id="6"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10"/>
                  <w:id w:val="-272690000"/>
                </w:sdtPr>
                <w:sdtContent>
                  <w:p w14:paraId="51E93D1B" w14:textId="163FA462" w:rsidR="00530426" w:rsidRPr="00530426" w:rsidRDefault="00000000">
                    <w:pPr>
                      <w:rPr>
                        <w:sz w:val="21"/>
                        <w:szCs w:val="21"/>
                        <w:rPrChange w:id="7" w:author="Fiona O'Riordan" w:date="2026-10-13T09:39:00Z">
                          <w:rPr/>
                        </w:rPrChange>
                      </w:rPr>
                      <w:pPrChange w:id="8" w:author="Fiona O'Riordan" w:date="2026-10-13T09:39:00Z">
                        <w:pPr>
                          <w:spacing w:after="60"/>
                        </w:pPr>
                      </w:pPrChange>
                    </w:pPr>
                    <w:sdt>
                      <w:sdtPr>
                        <w:tag w:val="goog_rdk_3"/>
                        <w:id w:val="-985861466"/>
                      </w:sdtPr>
                      <w:sdtContent>
                        <w:customXmlInsRangeStart w:id="9" w:author="Fiona O'Riordan" w:date="2026-10-13T09:39:00Z"/>
                        <w:sdt>
                          <w:sdtPr>
                            <w:tag w:val="goog_rdk_4"/>
                            <w:id w:val="1420326785"/>
                          </w:sdtPr>
                          <w:sdtContent>
                            <w:customXmlInsRangeEnd w:id="9"/>
                            <w:customXmlInsRangeStart w:id="10" w:author="Fiona O'Riordan" w:date="2026-10-13T09:39:00Z"/>
                          </w:sdtContent>
                        </w:sdt>
                        <w:customXmlInsRangeEnd w:id="10"/>
                        <w:sdt>
                          <w:sdtPr>
                            <w:tag w:val="goog_rdk_5"/>
                            <w:id w:val="1437182070"/>
                          </w:sdtPr>
                          <w:sdtContent>
                            <w:ins w:id="11" w:author="Fiona O'Riordan" w:date="2026-10-13T09:39:00Z">
                              <w:del w:id="12" w:author="Fiona O'Riordan" w:date="2026-10-13T09:39:00Z">
                                <w:r w:rsidR="00D14A6A">
                                  <w:rPr>
                                    <w:sz w:val="17"/>
                                    <w:szCs w:val="17"/>
                                    <w:rPrChange w:id="13" w:author="Fiona O'Riordan" w:date="2026-10-13T09:39:00Z">
                                      <w:rPr/>
                                    </w:rPrChange>
                                  </w:rPr>
                                  <w:delTex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customXmlInsRangeStart w:id="14" w:author="Fiona O'Riordan" w:date="2026-10-13T09:39:00Z"/>
                        <w:customXmlDelRangeStart w:id="15" w:author="Fiona O'Riordan" w:date="2026-10-13T09:39:00Z"/>
                        <w:sdt>
                          <w:sdtPr>
                            <w:tag w:val="goog_rdk_6"/>
                            <w:id w:val="-2016588522"/>
                          </w:sdtPr>
                          <w:sdtContent>
                            <w:customXmlInsRangeEnd w:id="14"/>
                            <w:customXmlDelRangeEnd w:id="15"/>
                            <w:ins w:id="16" w:author="Fiona O'Riordan" w:date="2026-10-13T09:39:00Z">
                              <w:del w:id="17" w:author="Fiona O'Riordan" w:date="2026-10-13T09:39:00Z">
                                <w:r w:rsidR="00D14A6A">
                                  <w:rPr>
                                    <w:sz w:val="17"/>
                                    <w:szCs w:val="17"/>
                                    <w:rPrChange w:id="18" w:author="Fiona O'Riordan" w:date="2026-10-13T09:39:00Z">
                                      <w:rPr/>
                                    </w:rPrChange>
                                  </w:rPr>
                                  <w:delText>Lecturer expectations</w:delText>
                                </w:r>
                              </w:del>
                            </w:ins>
                            <w:customXmlInsRangeStart w:id="19" w:author="Fiona O'Riordan" w:date="2026-10-13T09:39:00Z"/>
                            <w:customXmlDelRangeStart w:id="20" w:author="Fiona O'Riordan" w:date="2026-10-13T09:39:00Z"/>
                          </w:sdtContent>
                        </w:sdt>
                        <w:customXmlInsRangeEnd w:id="19"/>
                        <w:customXmlDelRangeEnd w:id="20"/>
                      </w:sdtContent>
                    </w:sdt>
                    <w:sdt>
                      <w:sdtPr>
                        <w:tag w:val="goog_rdk_7"/>
                        <w:id w:val="1666851503"/>
                      </w:sdtPr>
                      <w:sdtContent>
                        <w:sdt>
                          <w:sdtPr>
                            <w:tag w:val="goog_rdk_8"/>
                            <w:id w:val="-1034517159"/>
                          </w:sdtPr>
                          <w:sdtContent>
                            <w:del w:id="21" w:author="Fiona O'Riordan" w:date="2026-10-13T09:39:00Z">
                              <w:r w:rsidR="00D14A6A">
                                <w:rPr>
                                  <w:sz w:val="17"/>
                                  <w:szCs w:val="17"/>
                                  <w:rPrChange w:id="22" w:author="Fiona O'Riordan" w:date="2026-10-13T09:39:00Z">
                                    <w:rPr>
                                      <w:i/>
                                      <w:iCs/>
                                      <w:color w:val="EE0000"/>
                                      <w:sz w:val="20"/>
                                      <w:szCs w:val="20"/>
                                    </w:rPr>
                                  </w:rPrChange>
                                </w:rPr>
                                <w:delText>[Lecturer expectations - see assessment brief template]</w:delText>
                              </w:r>
                            </w:del>
                            <w:r w:rsidR="001932D6" w:rsidRPr="00D96E49">
                              <w:rPr>
                                <w:rFonts w:ascii="Aptos" w:eastAsia="Aptos" w:hAnsi="Aptos" w:cs="Aptos"/>
                                <w:b/>
                                <w:bCs/>
                                <w:sz w:val="14"/>
                                <w:szCs w:val="14"/>
                                <w:lang w:val="en-GB"/>
                              </w:rPr>
                              <w:t xml:space="preserve"> 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r w:rsidR="00983272">
                              <w:rPr>
                                <w:rFonts w:ascii="Aptos" w:eastAsia="Aptos" w:hAnsi="Aptos" w:cs="Aptos"/>
                                <w:b/>
                                <w:bCs/>
                                <w:sz w:val="14"/>
                                <w:szCs w:val="14"/>
                                <w:lang w:val="en-GB"/>
                              </w:rPr>
                              <w:t xml:space="preserve"> </w:t>
                            </w:r>
                            <w:r w:rsidR="00983272" w:rsidRPr="00A53D21">
                              <w:rPr>
                                <w:rFonts w:ascii="Aptos" w:eastAsia="Aptos" w:hAnsi="Aptos" w:cs="Aptos"/>
                                <w:sz w:val="14"/>
                                <w:szCs w:val="14"/>
                                <w:lang w:val="en-GB"/>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R="00983272">
                              <w:t xml:space="preserve"> </w:t>
                            </w:r>
                            <w:r w:rsidR="00983272" w:rsidRPr="002D4B81">
                              <w:rPr>
                                <w:rFonts w:ascii="Aptos" w:eastAsia="Aptos" w:hAnsi="Aptos" w:cs="Aptos"/>
                                <w:sz w:val="14"/>
                                <w:szCs w:val="14"/>
                                <w:lang w:val="en-GB"/>
                              </w:rPr>
                              <w:t>Failure to do so is considered to be academic misconduct.</w:t>
                            </w:r>
                          </w:sdtContent>
                        </w:sdt>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7BDA1F0E" w14:textId="4B07FBF5" w:rsidR="00530426" w:rsidRDefault="00C369C8">
            <w:pPr>
              <w:spacing w:after="60"/>
              <w:rPr>
                <w:color w:val="EE0000"/>
              </w:rPr>
            </w:pPr>
            <w:r w:rsidRPr="00C369C8">
              <w:rPr>
                <w:color w:val="EE0000"/>
              </w:rPr>
              <w:t>ChatGPT was used to create a flowchart and for translation to improve writing and composition from Spanish to English</w:t>
            </w:r>
          </w:p>
        </w:tc>
      </w:tr>
      <w:tr w:rsidR="00530426" w14:paraId="3BC8A375" w14:textId="77777777" w:rsidTr="0053042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4"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25"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6" w:author="Fiona O'Riordan" w:date="2026-10-13T09:39:00Z">
              <w:tcPr>
                <w:tcW w:w="0" w:type="auto"/>
                <w:gridSpan w:val="2"/>
              </w:tcPr>
            </w:tcPrChange>
          </w:tcPr>
          <w:p w14:paraId="12F13158" w14:textId="77777777" w:rsidR="00530426" w:rsidRDefault="00D14A6A">
            <w:pPr>
              <w:spacing w:after="60"/>
            </w:pPr>
            <w:r>
              <w:rPr>
                <w:b/>
                <w:bCs/>
                <w:sz w:val="20"/>
                <w:szCs w:val="20"/>
              </w:rPr>
              <w:t>Description</w:t>
            </w:r>
          </w:p>
          <w:p w14:paraId="49FEB132" w14:textId="77777777" w:rsidR="00530426" w:rsidRDefault="00D14A6A">
            <w:pPr>
              <w:spacing w:after="60"/>
            </w:pPr>
            <w:r>
              <w:rPr>
                <w:i/>
                <w:iCs/>
                <w:sz w:val="20"/>
                <w:szCs w:val="20"/>
              </w:rPr>
              <w:t>How you prompted the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7" w:author="Fiona O'Riordan" w:date="2026-10-13T09:39:00Z">
              <w:tcPr>
                <w:tcW w:w="0" w:type="auto"/>
                <w:gridSpan w:val="2"/>
              </w:tcPr>
            </w:tcPrChange>
          </w:tcPr>
          <w:p w14:paraId="4AE095CB" w14:textId="77777777" w:rsidR="00530426" w:rsidRDefault="00D14A6A">
            <w:pPr>
              <w:spacing w:after="60"/>
            </w:pPr>
            <w:r>
              <w:rPr>
                <w:sz w:val="20"/>
                <w:szCs w:val="20"/>
              </w:rPr>
              <w:t>Include the exact prompts you used in your appendix (recorded on the AI Tools declaration). Reflect on how you communicated your goals to the AI — did you need to iterate or refine your prompts to get useful output?</w:t>
            </w:r>
          </w:p>
        </w:tc>
        <w:sdt>
          <w:sdtPr>
            <w:tag w:val="goog_rdk_11"/>
            <w:id w:val="-712397033"/>
          </w:sdtPr>
          <w:sdtContent>
            <w:tc>
              <w:tcPr>
                <w:tcW w:w="3615" w:type="dxa"/>
                <w:tcPrChange w:id="2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20"/>
                  <w:id w:val="-1315057345"/>
                </w:sdtPr>
                <w:sdtContent>
                  <w:p w14:paraId="24DF634A" w14:textId="7B797841" w:rsidR="00530426" w:rsidRPr="00530426" w:rsidRDefault="00000000">
                    <w:pPr>
                      <w:rPr>
                        <w:sz w:val="21"/>
                        <w:szCs w:val="21"/>
                        <w:rPrChange w:id="29" w:author="Fiona O'Riordan" w:date="2026-10-13T09:39:00Z">
                          <w:rPr/>
                        </w:rPrChange>
                      </w:rPr>
                      <w:pPrChange w:id="30" w:author="Fiona O'Riordan" w:date="2026-10-13T09:39:00Z">
                        <w:pPr>
                          <w:spacing w:after="60"/>
                        </w:pPr>
                      </w:pPrChange>
                    </w:pPr>
                    <w:sdt>
                      <w:sdtPr>
                        <w:tag w:val="goog_rdk_14"/>
                        <w:id w:val="2136442674"/>
                      </w:sdtPr>
                      <w:sdtContent>
                        <w:customXmlInsRangeStart w:id="31" w:author="Fiona O'Riordan" w:date="2026-10-13T09:39:00Z"/>
                        <w:sdt>
                          <w:sdtPr>
                            <w:tag w:val="goog_rdk_15"/>
                            <w:id w:val="-580939089"/>
                          </w:sdtPr>
                          <w:sdtContent>
                            <w:customXmlInsRangeEnd w:id="31"/>
                            <w:customXmlInsRangeStart w:id="32" w:author="Fiona O'Riordan" w:date="2026-10-13T09:39:00Z"/>
                          </w:sdtContent>
                        </w:sdt>
                        <w:customXmlInsRangeEnd w:id="32"/>
                        <w:sdt>
                          <w:sdtPr>
                            <w:tag w:val="goog_rdk_16"/>
                            <w:id w:val="986469074"/>
                          </w:sdtPr>
                          <w:sdtContent>
                            <w:ins w:id="33" w:author="Fiona O'Riordan" w:date="2026-10-13T09:39:00Z">
                              <w:del w:id="34" w:author="Fiona O'Riordan" w:date="2026-10-13T09:39:00Z">
                                <w:r w:rsidR="00D14A6A">
                                  <w:rPr>
                                    <w:sz w:val="17"/>
                                    <w:szCs w:val="17"/>
                                    <w:rPrChange w:id="35" w:author="Fiona O'Riordan" w:date="2026-10-13T09:39:00Z">
                                      <w:rPr/>
                                    </w:rPrChange>
                                  </w:rPr>
                                  <w:delText>Include every prompt verbatim and the corresponding output, in Appendix A. Screenshots or exported chat links are both acceptable. Partial or paraphrased prompts are not.Permitted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sdtContent>
                    </w:sdt>
                    <w:sdt>
                      <w:sdtPr>
                        <w:tag w:val="goog_rdk_17"/>
                        <w:id w:val="-557340373"/>
                      </w:sdtPr>
                      <w:sdtContent>
                        <w:sdt>
                          <w:sdtPr>
                            <w:tag w:val="goog_rdk_18"/>
                            <w:id w:val="753767408"/>
                          </w:sdtPr>
                          <w:sdtContent>
                            <w:del w:id="36" w:author="Fiona O'Riordan" w:date="2026-10-13T09:39:00Z">
                              <w:r w:rsidR="00D14A6A">
                                <w:rPr>
                                  <w:sz w:val="17"/>
                                  <w:szCs w:val="17"/>
                                  <w:rPrChange w:id="37" w:author="Fiona O'Riordan" w:date="2026-10-13T09:39:00Z">
                                    <w:rPr>
                                      <w:i/>
                                      <w:iCs/>
                                      <w:color w:val="EE0000"/>
                                      <w:sz w:val="20"/>
                                      <w:szCs w:val="20"/>
                                    </w:rPr>
                                  </w:rPrChange>
                                </w:rPr>
                                <w:delText>[Lecturer expectations - see assessment brief template]</w:delText>
                              </w:r>
                            </w:del>
                          </w:sdtContent>
                        </w:sdt>
                      </w:sdtContent>
                    </w:sdt>
                    <w:sdt>
                      <w:sdtPr>
                        <w:tag w:val="goog_rdk_19"/>
                        <w:id w:val="-1588682629"/>
                      </w:sdtPr>
                      <w:sdtContent>
                        <w:r w:rsidR="001236E7" w:rsidRPr="00A53D21">
                          <w:rPr>
                            <w:rFonts w:ascii="Aptos" w:eastAsia="Aptos" w:hAnsi="Aptos" w:cs="Aptos"/>
                            <w:sz w:val="14"/>
                            <w:szCs w:val="14"/>
                            <w:lang w:val="en-GB"/>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3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28F0DFDB" w14:textId="742AE946" w:rsidR="00530426" w:rsidRDefault="002734E3">
            <w:pPr>
              <w:spacing w:after="60"/>
              <w:rPr>
                <w:color w:val="EE0000"/>
              </w:rPr>
            </w:pPr>
            <w:r w:rsidRPr="002734E3">
              <w:rPr>
                <w:i/>
                <w:iCs/>
                <w:color w:val="EE0000"/>
                <w:sz w:val="20"/>
                <w:szCs w:val="20"/>
              </w:rPr>
              <w:t>A flowchart was created at the beginning of the project to identify the order of the process and calculate the time for the Assessment. The translation from Spanish to English was done in the introduction and business motivation, dataset source and justification, in the final summary of data preparation, translation from Spanish to English in the results of the charts and in the outcome of the different methods used, and in the conclusion. The evidence is in Appendix B.</w:t>
            </w:r>
          </w:p>
        </w:tc>
      </w:tr>
      <w:tr w:rsidR="00530426" w14:paraId="414A399A" w14:textId="77777777" w:rsidTr="0053042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39"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40"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1" w:author="Fiona O'Riordan" w:date="2026-10-13T09:39:00Z">
              <w:tcPr>
                <w:tcW w:w="0" w:type="auto"/>
                <w:gridSpan w:val="2"/>
              </w:tcPr>
            </w:tcPrChange>
          </w:tcPr>
          <w:p w14:paraId="1B33A39C" w14:textId="77777777" w:rsidR="00530426" w:rsidRDefault="00D14A6A">
            <w:pPr>
              <w:spacing w:after="60"/>
            </w:pPr>
            <w:r>
              <w:rPr>
                <w:b/>
                <w:bCs/>
                <w:sz w:val="20"/>
                <w:szCs w:val="20"/>
              </w:rPr>
              <w:t>Discernment</w:t>
            </w:r>
          </w:p>
          <w:p w14:paraId="271864ED" w14:textId="77777777" w:rsidR="00530426" w:rsidRDefault="00D14A6A">
            <w:pPr>
              <w:spacing w:after="60"/>
            </w:pPr>
            <w:r>
              <w:rPr>
                <w:i/>
                <w:iCs/>
                <w:sz w:val="20"/>
                <w:szCs w:val="20"/>
              </w:rPr>
              <w:t>Evaluating what the AI produced</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2" w:author="Fiona O'Riordan" w:date="2026-10-13T09:39:00Z">
              <w:tcPr>
                <w:tcW w:w="0" w:type="auto"/>
                <w:gridSpan w:val="2"/>
              </w:tcPr>
            </w:tcPrChange>
          </w:tcPr>
          <w:p w14:paraId="6DE495FC" w14:textId="77777777" w:rsidR="00530426" w:rsidRDefault="00D14A6A">
            <w:pPr>
              <w:spacing w:after="60"/>
            </w:pPr>
            <w:r>
              <w:rPr>
                <w:sz w:val="20"/>
                <w:szCs w:val="20"/>
              </w:rPr>
              <w:t>In your reflection (~100 words), critically evaluate the AI output: what did you accept, modify, or reject — and why? Assess accuracy, relevance, and quality. You are responsible for verifying all AI-generated content before submitting.</w:t>
            </w:r>
          </w:p>
        </w:tc>
        <w:sdt>
          <w:sdtPr>
            <w:tag w:val="goog_rdk_21"/>
            <w:id w:val="-636995046"/>
          </w:sdtPr>
          <w:sdtContent>
            <w:tc>
              <w:tcPr>
                <w:tcW w:w="3615" w:type="dxa"/>
                <w:tcPrChange w:id="4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30"/>
                  <w:id w:val="-1208919726"/>
                </w:sdtPr>
                <w:sdtContent>
                  <w:p w14:paraId="755AE618" w14:textId="71F2A4E7" w:rsidR="00530426" w:rsidRPr="00530426" w:rsidRDefault="00000000">
                    <w:pPr>
                      <w:rPr>
                        <w:sz w:val="21"/>
                        <w:szCs w:val="21"/>
                        <w:rPrChange w:id="44" w:author="Fiona O'Riordan" w:date="2026-10-13T09:39:00Z">
                          <w:rPr/>
                        </w:rPrChange>
                      </w:rPr>
                      <w:pPrChange w:id="45" w:author="Fiona O'Riordan" w:date="2026-10-13T09:39:00Z">
                        <w:pPr>
                          <w:spacing w:after="60"/>
                        </w:pPr>
                      </w:pPrChange>
                    </w:pPr>
                    <w:sdt>
                      <w:sdtPr>
                        <w:tag w:val="goog_rdk_24"/>
                        <w:id w:val="-1925756492"/>
                      </w:sdtPr>
                      <w:sdtContent>
                        <w:customXmlInsRangeStart w:id="46" w:author="Fiona O'Riordan" w:date="2026-10-13T09:39:00Z"/>
                        <w:sdt>
                          <w:sdtPr>
                            <w:tag w:val="goog_rdk_25"/>
                            <w:id w:val="-802053698"/>
                          </w:sdtPr>
                          <w:sdtContent>
                            <w:customXmlInsRangeEnd w:id="46"/>
                            <w:customXmlInsRangeStart w:id="47" w:author="Fiona O'Riordan" w:date="2026-10-13T09:39:00Z"/>
                          </w:sdtContent>
                        </w:sdt>
                        <w:customXmlInsRangeEnd w:id="47"/>
                        <w:sdt>
                          <w:sdtPr>
                            <w:tag w:val="goog_rdk_26"/>
                            <w:id w:val="1926882285"/>
                          </w:sdtPr>
                          <w:sdtContent>
                            <w:ins w:id="48" w:author="Fiona O'Riordan" w:date="2026-10-13T09:39:00Z">
                              <w:del w:id="49" w:author="Fiona O'Riordan" w:date="2026-10-13T09:39:00Z">
                                <w:r w:rsidR="00D14A6A">
                                  <w:rPr>
                                    <w:sz w:val="17"/>
                                    <w:szCs w:val="17"/>
                                    <w:rPrChange w:id="50" w:author="Fiona O'Riordan" w:date="2026-10-13T09:39:00Z">
                                      <w:rPr/>
                                    </w:rPrChange>
                                  </w:rPr>
                                  <w:delText>A reflection is required for this assessment. Approximately 100 words. Where AI output was factually wrong or misleading on this topic, say so specifically - identifying that is itself evidence of discernment.Include every prompt verbatim and the corresponding output, in Appendix A. Screenshots or exported chat links are both acceptable. Partial or paraphrased prompts are not.</w:delText>
                                </w:r>
                              </w:del>
                            </w:ins>
                          </w:sdtContent>
                        </w:sdt>
                      </w:sdtContent>
                    </w:sdt>
                    <w:sdt>
                      <w:sdtPr>
                        <w:tag w:val="goog_rdk_27"/>
                        <w:id w:val="-1689375597"/>
                      </w:sdtPr>
                      <w:sdtContent>
                        <w:sdt>
                          <w:sdtPr>
                            <w:tag w:val="goog_rdk_28"/>
                            <w:id w:val="-481641538"/>
                          </w:sdtPr>
                          <w:sdtContent>
                            <w:del w:id="51" w:author="Fiona O'Riordan" w:date="2026-10-13T09:39:00Z">
                              <w:r w:rsidR="00D14A6A">
                                <w:rPr>
                                  <w:sz w:val="17"/>
                                  <w:szCs w:val="17"/>
                                  <w:rPrChange w:id="52" w:author="Fiona O'Riordan" w:date="2026-10-13T09:39:00Z">
                                    <w:rPr>
                                      <w:i/>
                                      <w:iCs/>
                                      <w:color w:val="EE0000"/>
                                      <w:sz w:val="20"/>
                                      <w:szCs w:val="20"/>
                                    </w:rPr>
                                  </w:rPrChange>
                                </w:rPr>
                                <w:delText>[Lecturer expectations - see assessment brief template]</w:delText>
                              </w:r>
                            </w:del>
                          </w:sdtContent>
                        </w:sdt>
                      </w:sdtContent>
                    </w:sdt>
                    <w:sdt>
                      <w:sdtPr>
                        <w:tag w:val="goog_rdk_29"/>
                        <w:id w:val="-1149614623"/>
                      </w:sdtPr>
                      <w:sdtContent>
                        <w:r w:rsidR="00011778" w:rsidRPr="00A53D21">
                          <w:rPr>
                            <w:rFonts w:ascii="Aptos" w:eastAsia="Aptos" w:hAnsi="Aptos" w:cs="Aptos"/>
                            <w:sz w:val="14"/>
                            <w:szCs w:val="14"/>
                            <w:lang w:val="en-GB"/>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3B3A292B" w14:textId="61938B60" w:rsidR="00530426" w:rsidRDefault="00D7769C">
            <w:pPr>
              <w:spacing w:after="60"/>
              <w:rPr>
                <w:color w:val="EE0000"/>
              </w:rPr>
            </w:pPr>
            <w:r w:rsidRPr="00D7769C">
              <w:rPr>
                <w:i/>
                <w:iCs/>
                <w:color w:val="EE0000"/>
                <w:sz w:val="20"/>
                <w:szCs w:val="20"/>
              </w:rPr>
              <w:t>Google's translation was compared with ChatGPT's translation and writing, noticing better writing with AI</w:t>
            </w:r>
          </w:p>
        </w:tc>
      </w:tr>
      <w:tr w:rsidR="00530426" w14:paraId="30A3369D" w14:textId="77777777" w:rsidTr="0053042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54"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55"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6" w:author="Fiona O'Riordan" w:date="2026-10-13T09:39:00Z">
              <w:tcPr>
                <w:tcW w:w="0" w:type="auto"/>
                <w:gridSpan w:val="2"/>
              </w:tcPr>
            </w:tcPrChange>
          </w:tcPr>
          <w:p w14:paraId="5790A0C3" w14:textId="77777777" w:rsidR="00530426" w:rsidRDefault="00D14A6A">
            <w:pPr>
              <w:spacing w:after="60"/>
            </w:pPr>
            <w:r>
              <w:rPr>
                <w:b/>
                <w:bCs/>
                <w:sz w:val="20"/>
                <w:szCs w:val="20"/>
              </w:rPr>
              <w:lastRenderedPageBreak/>
              <w:t>Diligence</w:t>
            </w:r>
          </w:p>
          <w:p w14:paraId="62742E2E" w14:textId="77777777" w:rsidR="00530426" w:rsidRDefault="00D14A6A">
            <w:pPr>
              <w:spacing w:after="60"/>
            </w:pPr>
            <w:r>
              <w:rPr>
                <w:i/>
                <w:iCs/>
                <w:sz w:val="20"/>
                <w:szCs w:val="20"/>
              </w:rPr>
              <w:t>Responsibility for your AI use</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7" w:author="Fiona O'Riordan" w:date="2026-10-13T09:39:00Z">
              <w:tcPr>
                <w:tcW w:w="0" w:type="auto"/>
                <w:gridSpan w:val="2"/>
              </w:tcPr>
            </w:tcPrChange>
          </w:tcPr>
          <w:p w14:paraId="1E1C96A5" w14:textId="77777777" w:rsidR="00530426" w:rsidRDefault="00D14A6A">
            <w:pPr>
              <w:spacing w:after="60"/>
            </w:pPr>
            <w:r>
              <w:rPr>
                <w:sz w:val="20"/>
                <w:szCs w:val="20"/>
              </w:rPr>
              <w:t>Declare all AI tools used and cite them here. Briefly outline (~100 words) how you considered data protection, copyright, and ethical responsibilities when choosing what to input into any AI system. Unauthorised use is subject to CCT disciplinary procedures.</w:t>
            </w:r>
          </w:p>
        </w:tc>
        <w:sdt>
          <w:sdtPr>
            <w:tag w:val="goog_rdk_31"/>
            <w:id w:val="-1434992782"/>
          </w:sdtPr>
          <w:sdtContent>
            <w:tc>
              <w:tcPr>
                <w:tcW w:w="3615" w:type="dxa"/>
                <w:tcPrChange w:id="5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40"/>
                  <w:id w:val="1690428724"/>
                </w:sdtPr>
                <w:sdtContent>
                  <w:p w14:paraId="49CBFC0D" w14:textId="524C6C07" w:rsidR="00530426" w:rsidRPr="00530426" w:rsidRDefault="00000000">
                    <w:pPr>
                      <w:rPr>
                        <w:sz w:val="21"/>
                        <w:szCs w:val="21"/>
                        <w:rPrChange w:id="59" w:author="Fiona O'Riordan" w:date="2026-10-13T09:39:00Z">
                          <w:rPr/>
                        </w:rPrChange>
                      </w:rPr>
                      <w:pPrChange w:id="60" w:author="Fiona O'Riordan" w:date="2026-10-13T09:39:00Z">
                        <w:pPr>
                          <w:spacing w:after="60"/>
                        </w:pPr>
                      </w:pPrChange>
                    </w:pPr>
                    <w:sdt>
                      <w:sdtPr>
                        <w:tag w:val="goog_rdk_34"/>
                        <w:id w:val="269361549"/>
                      </w:sdtPr>
                      <w:sdtContent>
                        <w:customXmlInsRangeStart w:id="61" w:author="Fiona O'Riordan" w:date="2026-10-13T09:39:00Z"/>
                        <w:sdt>
                          <w:sdtPr>
                            <w:tag w:val="goog_rdk_35"/>
                            <w:id w:val="1790103267"/>
                          </w:sdtPr>
                          <w:sdtContent>
                            <w:customXmlInsRangeEnd w:id="61"/>
                            <w:customXmlInsRangeStart w:id="62" w:author="Fiona O'Riordan" w:date="2026-10-13T09:39:00Z"/>
                          </w:sdtContent>
                        </w:sdt>
                        <w:customXmlInsRangeEnd w:id="62"/>
                        <w:sdt>
                          <w:sdtPr>
                            <w:tag w:val="goog_rdk_36"/>
                            <w:id w:val="1108391201"/>
                          </w:sdtPr>
                          <w:sdtContent>
                            <w:ins w:id="63" w:author="Fiona O'Riordan" w:date="2026-10-13T09:39:00Z">
                              <w:del w:id="64" w:author="Fiona O'Riordan" w:date="2026-10-13T09:39:00Z">
                                <w:r w:rsidR="00D14A6A">
                                  <w:rPr>
                                    <w:sz w:val="17"/>
                                    <w:szCs w:val="17"/>
                                    <w:rPrChange w:id="65" w:author="Fiona O'Riordan" w:date="2026-10-13T09:39:00Z">
                                      <w:rPr/>
                                    </w:rPrChange>
                                  </w:rPr>
                                  <w:delText>Required, approximately 100 words. Address specifically: whether anything you uploaded was personal data or otherwise restricted, the provenance of any material you supplied to the tool, and how you satisfied yourself that claims traced back to a real source.A reflection is required for this assessment. Approximately 100 words. Where AI output was factually wrong or misleading on this topic, say so specifically - identifying that is itself evidence of discernment.</w:delText>
                                </w:r>
                              </w:del>
                            </w:ins>
                          </w:sdtContent>
                        </w:sdt>
                      </w:sdtContent>
                    </w:sdt>
                    <w:sdt>
                      <w:sdtPr>
                        <w:tag w:val="goog_rdk_37"/>
                        <w:id w:val="-1558412131"/>
                      </w:sdtPr>
                      <w:sdtContent>
                        <w:sdt>
                          <w:sdtPr>
                            <w:tag w:val="goog_rdk_38"/>
                            <w:id w:val="-1564573923"/>
                          </w:sdtPr>
                          <w:sdtContent>
                            <w:del w:id="66" w:author="Fiona O'Riordan" w:date="2026-10-13T09:39:00Z">
                              <w:r w:rsidR="00D14A6A">
                                <w:rPr>
                                  <w:sz w:val="17"/>
                                  <w:szCs w:val="17"/>
                                  <w:rPrChange w:id="67" w:author="Fiona O'Riordan" w:date="2026-10-13T09:39:00Z">
                                    <w:rPr>
                                      <w:i/>
                                      <w:iCs/>
                                      <w:color w:val="EE0000"/>
                                      <w:sz w:val="20"/>
                                      <w:szCs w:val="20"/>
                                    </w:rPr>
                                  </w:rPrChange>
                                </w:rPr>
                                <w:delText>[Lecturer expectations - see assessment brief template]</w:delText>
                              </w:r>
                            </w:del>
                          </w:sdtContent>
                        </w:sdt>
                      </w:sdtContent>
                    </w:sdt>
                    <w:sdt>
                      <w:sdtPr>
                        <w:tag w:val="goog_rdk_39"/>
                        <w:id w:val="-1363732531"/>
                      </w:sdtPr>
                      <w:sdtContent>
                        <w:r w:rsidR="006546E1" w:rsidRPr="00A53D21">
                          <w:rPr>
                            <w:rFonts w:ascii="Aptos" w:eastAsia="Aptos" w:hAnsi="Aptos" w:cs="Aptos"/>
                            <w:sz w:val="14"/>
                            <w:szCs w:val="14"/>
                            <w:lang w:val="en-GB"/>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6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31915CD5" w14:textId="45A40E79" w:rsidR="00530426" w:rsidRDefault="00BF06BC">
            <w:pPr>
              <w:spacing w:after="60"/>
            </w:pPr>
            <w:r>
              <w:rPr>
                <w:i/>
                <w:iCs/>
                <w:color w:val="EE0000"/>
                <w:sz w:val="20"/>
                <w:szCs w:val="20"/>
              </w:rPr>
              <w:t>ChatGPT</w:t>
            </w:r>
          </w:p>
        </w:tc>
      </w:tr>
    </w:tbl>
    <w:p w14:paraId="0072F9B5" w14:textId="63E8DBB2" w:rsidR="00530426" w:rsidRPr="00FF54B0" w:rsidRDefault="00803659">
      <w:pPr>
        <w:rPr>
          <w:b/>
          <w:bCs/>
        </w:rPr>
      </w:pPr>
      <w:r w:rsidRPr="00FF54B0">
        <w:rPr>
          <w:b/>
          <w:bCs/>
        </w:rPr>
        <w:t>Appendix B:</w:t>
      </w:r>
      <w:r w:rsidR="003E33EC" w:rsidRPr="00FF54B0">
        <w:rPr>
          <w:b/>
          <w:bCs/>
        </w:rPr>
        <w:t xml:space="preserve"> Prompts</w:t>
      </w:r>
    </w:p>
    <w:p w14:paraId="1B71D308" w14:textId="21897151" w:rsidR="003E33EC" w:rsidRPr="00FF54B0" w:rsidRDefault="00664E58">
      <w:pPr>
        <w:rPr>
          <w:b/>
          <w:bCs/>
        </w:rPr>
      </w:pPr>
      <w:r w:rsidRPr="00FF54B0">
        <w:rPr>
          <w:b/>
          <w:bCs/>
        </w:rPr>
        <w:t>Introduction:</w:t>
      </w:r>
    </w:p>
    <w:p w14:paraId="67D9F6B6" w14:textId="77777777" w:rsidR="00FF54B0" w:rsidRDefault="00FF54B0"/>
    <w:p w14:paraId="02253CEF" w14:textId="77777777" w:rsidR="00641ED7" w:rsidRDefault="00C00060">
      <w:pPr>
        <w:rPr>
          <w:noProof/>
        </w:rPr>
      </w:pPr>
      <w:r w:rsidRPr="00C00060">
        <w:rPr>
          <w:noProof/>
        </w:rPr>
        <w:drawing>
          <wp:inline distT="0" distB="0" distL="0" distR="0" wp14:anchorId="7B8A33D4" wp14:editId="7FF3538A">
            <wp:extent cx="5010407" cy="1378021"/>
            <wp:effectExtent l="0" t="0" r="0" b="0"/>
            <wp:docPr id="8230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5863" name=""/>
                    <pic:cNvPicPr/>
                  </pic:nvPicPr>
                  <pic:blipFill>
                    <a:blip r:embed="rId11"/>
                    <a:stretch>
                      <a:fillRect/>
                    </a:stretch>
                  </pic:blipFill>
                  <pic:spPr>
                    <a:xfrm>
                      <a:off x="0" y="0"/>
                      <a:ext cx="5010407" cy="1378021"/>
                    </a:xfrm>
                    <a:prstGeom prst="rect">
                      <a:avLst/>
                    </a:prstGeom>
                  </pic:spPr>
                </pic:pic>
              </a:graphicData>
            </a:graphic>
          </wp:inline>
        </w:drawing>
      </w:r>
      <w:r w:rsidR="00641ED7" w:rsidRPr="00641ED7">
        <w:rPr>
          <w:noProof/>
        </w:rPr>
        <w:t xml:space="preserve"> </w:t>
      </w:r>
    </w:p>
    <w:p w14:paraId="4091D81B" w14:textId="699F41C3" w:rsidR="00664E58" w:rsidRDefault="00641ED7">
      <w:r w:rsidRPr="00641ED7">
        <w:rPr>
          <w:noProof/>
        </w:rPr>
        <w:drawing>
          <wp:inline distT="0" distB="0" distL="0" distR="0" wp14:anchorId="020E9595" wp14:editId="048D2B15">
            <wp:extent cx="7239372" cy="1339919"/>
            <wp:effectExtent l="0" t="0" r="0" b="0"/>
            <wp:docPr id="83358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7260" name=""/>
                    <pic:cNvPicPr/>
                  </pic:nvPicPr>
                  <pic:blipFill>
                    <a:blip r:embed="rId12"/>
                    <a:stretch>
                      <a:fillRect/>
                    </a:stretch>
                  </pic:blipFill>
                  <pic:spPr>
                    <a:xfrm>
                      <a:off x="0" y="0"/>
                      <a:ext cx="7239372" cy="1339919"/>
                    </a:xfrm>
                    <a:prstGeom prst="rect">
                      <a:avLst/>
                    </a:prstGeom>
                  </pic:spPr>
                </pic:pic>
              </a:graphicData>
            </a:graphic>
          </wp:inline>
        </w:drawing>
      </w:r>
    </w:p>
    <w:p w14:paraId="283E877E" w14:textId="4CAC0C89" w:rsidR="00641ED7" w:rsidRDefault="007B2788" w:rsidP="00641ED7">
      <w:pPr>
        <w:rPr>
          <w:b/>
          <w:bCs/>
        </w:rPr>
      </w:pPr>
      <w:r>
        <w:rPr>
          <w:b/>
          <w:bCs/>
        </w:rPr>
        <w:t>Data Preparation</w:t>
      </w:r>
      <w:r w:rsidR="00641ED7" w:rsidRPr="00FF54B0">
        <w:rPr>
          <w:b/>
          <w:bCs/>
        </w:rPr>
        <w:t>:</w:t>
      </w:r>
    </w:p>
    <w:p w14:paraId="14B05176" w14:textId="5F7425D8" w:rsidR="007B2788" w:rsidRDefault="00C16FA7" w:rsidP="00641ED7">
      <w:pPr>
        <w:rPr>
          <w:noProof/>
        </w:rPr>
      </w:pPr>
      <w:r w:rsidRPr="00C16FA7">
        <w:rPr>
          <w:b/>
          <w:bCs/>
          <w:noProof/>
        </w:rPr>
        <w:lastRenderedPageBreak/>
        <w:drawing>
          <wp:inline distT="0" distB="0" distL="0" distR="0" wp14:anchorId="0B531B65" wp14:editId="0E4EB714">
            <wp:extent cx="5016758" cy="2571882"/>
            <wp:effectExtent l="0" t="0" r="0" b="0"/>
            <wp:docPr id="188684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6081" name=""/>
                    <pic:cNvPicPr/>
                  </pic:nvPicPr>
                  <pic:blipFill>
                    <a:blip r:embed="rId13"/>
                    <a:stretch>
                      <a:fillRect/>
                    </a:stretch>
                  </pic:blipFill>
                  <pic:spPr>
                    <a:xfrm>
                      <a:off x="0" y="0"/>
                      <a:ext cx="5016758" cy="2571882"/>
                    </a:xfrm>
                    <a:prstGeom prst="rect">
                      <a:avLst/>
                    </a:prstGeom>
                  </pic:spPr>
                </pic:pic>
              </a:graphicData>
            </a:graphic>
          </wp:inline>
        </w:drawing>
      </w:r>
      <w:r w:rsidR="00D93DD2" w:rsidRPr="00D93DD2">
        <w:rPr>
          <w:noProof/>
        </w:rPr>
        <w:t xml:space="preserve"> </w:t>
      </w:r>
      <w:r w:rsidR="00D93DD2" w:rsidRPr="00D93DD2">
        <w:rPr>
          <w:b/>
          <w:bCs/>
          <w:noProof/>
        </w:rPr>
        <w:drawing>
          <wp:inline distT="0" distB="0" distL="0" distR="0" wp14:anchorId="3EB0FCCE" wp14:editId="26DF4C05">
            <wp:extent cx="5092962" cy="3016405"/>
            <wp:effectExtent l="0" t="0" r="0" b="0"/>
            <wp:docPr id="165361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17741" name=""/>
                    <pic:cNvPicPr/>
                  </pic:nvPicPr>
                  <pic:blipFill>
                    <a:blip r:embed="rId14"/>
                    <a:stretch>
                      <a:fillRect/>
                    </a:stretch>
                  </pic:blipFill>
                  <pic:spPr>
                    <a:xfrm>
                      <a:off x="0" y="0"/>
                      <a:ext cx="5092962" cy="3016405"/>
                    </a:xfrm>
                    <a:prstGeom prst="rect">
                      <a:avLst/>
                    </a:prstGeom>
                  </pic:spPr>
                </pic:pic>
              </a:graphicData>
            </a:graphic>
          </wp:inline>
        </w:drawing>
      </w:r>
    </w:p>
    <w:p w14:paraId="7FFE6ED9" w14:textId="77777777" w:rsidR="00D93DD2" w:rsidRDefault="00D93DD2" w:rsidP="00641ED7">
      <w:pPr>
        <w:rPr>
          <w:noProof/>
        </w:rPr>
      </w:pPr>
    </w:p>
    <w:p w14:paraId="22393213" w14:textId="33BA7699" w:rsidR="00D93DD2" w:rsidRDefault="00803052" w:rsidP="00641ED7">
      <w:pPr>
        <w:rPr>
          <w:b/>
          <w:bCs/>
        </w:rPr>
      </w:pPr>
      <w:r w:rsidRPr="00803052">
        <w:rPr>
          <w:b/>
          <w:bCs/>
          <w:noProof/>
        </w:rPr>
        <w:lastRenderedPageBreak/>
        <w:drawing>
          <wp:inline distT="0" distB="0" distL="0" distR="0" wp14:anchorId="474056EB" wp14:editId="0A533E48">
            <wp:extent cx="7207620" cy="3130711"/>
            <wp:effectExtent l="0" t="0" r="0" b="0"/>
            <wp:docPr id="9859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3767" name=""/>
                    <pic:cNvPicPr/>
                  </pic:nvPicPr>
                  <pic:blipFill>
                    <a:blip r:embed="rId15"/>
                    <a:stretch>
                      <a:fillRect/>
                    </a:stretch>
                  </pic:blipFill>
                  <pic:spPr>
                    <a:xfrm>
                      <a:off x="0" y="0"/>
                      <a:ext cx="7207620" cy="3130711"/>
                    </a:xfrm>
                    <a:prstGeom prst="rect">
                      <a:avLst/>
                    </a:prstGeom>
                  </pic:spPr>
                </pic:pic>
              </a:graphicData>
            </a:graphic>
          </wp:inline>
        </w:drawing>
      </w:r>
      <w:r w:rsidRPr="00803052">
        <w:rPr>
          <w:noProof/>
        </w:rPr>
        <w:t xml:space="preserve"> </w:t>
      </w:r>
      <w:r w:rsidRPr="00803052">
        <w:rPr>
          <w:b/>
          <w:bCs/>
          <w:noProof/>
        </w:rPr>
        <w:drawing>
          <wp:inline distT="0" distB="0" distL="0" distR="0" wp14:anchorId="49084713" wp14:editId="5D9B8E99">
            <wp:extent cx="7093315" cy="1492327"/>
            <wp:effectExtent l="0" t="0" r="0" b="0"/>
            <wp:docPr id="2610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2089" name=""/>
                    <pic:cNvPicPr/>
                  </pic:nvPicPr>
                  <pic:blipFill>
                    <a:blip r:embed="rId16"/>
                    <a:stretch>
                      <a:fillRect/>
                    </a:stretch>
                  </pic:blipFill>
                  <pic:spPr>
                    <a:xfrm>
                      <a:off x="0" y="0"/>
                      <a:ext cx="7093315" cy="1492327"/>
                    </a:xfrm>
                    <a:prstGeom prst="rect">
                      <a:avLst/>
                    </a:prstGeom>
                  </pic:spPr>
                </pic:pic>
              </a:graphicData>
            </a:graphic>
          </wp:inline>
        </w:drawing>
      </w:r>
    </w:p>
    <w:p w14:paraId="52FD1CD8" w14:textId="77777777" w:rsidR="007B2788" w:rsidRDefault="007B2788" w:rsidP="00641ED7">
      <w:pPr>
        <w:rPr>
          <w:b/>
          <w:bCs/>
        </w:rPr>
      </w:pPr>
    </w:p>
    <w:p w14:paraId="57DFF3CE" w14:textId="50209E1D" w:rsidR="007B2788" w:rsidRDefault="007B2788" w:rsidP="007B2788">
      <w:pPr>
        <w:rPr>
          <w:b/>
          <w:bCs/>
        </w:rPr>
      </w:pPr>
      <w:r w:rsidRPr="00FF54B0">
        <w:rPr>
          <w:b/>
          <w:bCs/>
        </w:rPr>
        <w:t>Question 1 to 5:</w:t>
      </w:r>
    </w:p>
    <w:p w14:paraId="31A855E6" w14:textId="364691DE" w:rsidR="009A4623" w:rsidRDefault="00C96C86" w:rsidP="00641ED7">
      <w:pPr>
        <w:rPr>
          <w:noProof/>
        </w:rPr>
      </w:pPr>
      <w:r w:rsidRPr="00C96C86">
        <w:rPr>
          <w:noProof/>
        </w:rPr>
        <w:lastRenderedPageBreak/>
        <w:t xml:space="preserve"> </w:t>
      </w:r>
      <w:r w:rsidR="00E84381" w:rsidRPr="00E84381">
        <w:rPr>
          <w:noProof/>
        </w:rPr>
        <w:drawing>
          <wp:inline distT="0" distB="0" distL="0" distR="0" wp14:anchorId="000D680A" wp14:editId="1D5D0603">
            <wp:extent cx="5073911" cy="3721291"/>
            <wp:effectExtent l="0" t="0" r="0" b="0"/>
            <wp:docPr id="38579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4485" name=""/>
                    <pic:cNvPicPr/>
                  </pic:nvPicPr>
                  <pic:blipFill>
                    <a:blip r:embed="rId17"/>
                    <a:stretch>
                      <a:fillRect/>
                    </a:stretch>
                  </pic:blipFill>
                  <pic:spPr>
                    <a:xfrm>
                      <a:off x="0" y="0"/>
                      <a:ext cx="5073911" cy="3721291"/>
                    </a:xfrm>
                    <a:prstGeom prst="rect">
                      <a:avLst/>
                    </a:prstGeom>
                  </pic:spPr>
                </pic:pic>
              </a:graphicData>
            </a:graphic>
          </wp:inline>
        </w:drawing>
      </w:r>
      <w:r w:rsidR="001B4572" w:rsidRPr="001B4572">
        <w:rPr>
          <w:noProof/>
        </w:rPr>
        <w:t xml:space="preserve"> </w:t>
      </w:r>
      <w:r w:rsidR="001B4572" w:rsidRPr="001B4572">
        <w:rPr>
          <w:noProof/>
        </w:rPr>
        <w:lastRenderedPageBreak/>
        <w:drawing>
          <wp:inline distT="0" distB="0" distL="0" distR="0" wp14:anchorId="4411E369" wp14:editId="7D4E0C9B">
            <wp:extent cx="7086964" cy="2476627"/>
            <wp:effectExtent l="0" t="0" r="0" b="0"/>
            <wp:docPr id="13452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2484" name=""/>
                    <pic:cNvPicPr/>
                  </pic:nvPicPr>
                  <pic:blipFill>
                    <a:blip r:embed="rId18"/>
                    <a:stretch>
                      <a:fillRect/>
                    </a:stretch>
                  </pic:blipFill>
                  <pic:spPr>
                    <a:xfrm>
                      <a:off x="0" y="0"/>
                      <a:ext cx="7086964" cy="2476627"/>
                    </a:xfrm>
                    <a:prstGeom prst="rect">
                      <a:avLst/>
                    </a:prstGeom>
                  </pic:spPr>
                </pic:pic>
              </a:graphicData>
            </a:graphic>
          </wp:inline>
        </w:drawing>
      </w:r>
      <w:r w:rsidR="00693C65" w:rsidRPr="00693C65">
        <w:rPr>
          <w:noProof/>
        </w:rPr>
        <w:t xml:space="preserve"> </w:t>
      </w:r>
      <w:r w:rsidR="00693C65" w:rsidRPr="00693C65">
        <w:rPr>
          <w:noProof/>
        </w:rPr>
        <w:drawing>
          <wp:inline distT="0" distB="0" distL="0" distR="0" wp14:anchorId="176F4558" wp14:editId="22C3F4D2">
            <wp:extent cx="4921503" cy="3626036"/>
            <wp:effectExtent l="0" t="0" r="0" b="0"/>
            <wp:docPr id="13677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3823" name=""/>
                    <pic:cNvPicPr/>
                  </pic:nvPicPr>
                  <pic:blipFill>
                    <a:blip r:embed="rId19"/>
                    <a:stretch>
                      <a:fillRect/>
                    </a:stretch>
                  </pic:blipFill>
                  <pic:spPr>
                    <a:xfrm>
                      <a:off x="0" y="0"/>
                      <a:ext cx="4921503" cy="3626036"/>
                    </a:xfrm>
                    <a:prstGeom prst="rect">
                      <a:avLst/>
                    </a:prstGeom>
                  </pic:spPr>
                </pic:pic>
              </a:graphicData>
            </a:graphic>
          </wp:inline>
        </w:drawing>
      </w:r>
    </w:p>
    <w:p w14:paraId="687ABA51" w14:textId="20E0D7FB" w:rsidR="005751AE" w:rsidRDefault="005751AE" w:rsidP="00641ED7">
      <w:pPr>
        <w:rPr>
          <w:b/>
          <w:bCs/>
        </w:rPr>
      </w:pPr>
      <w:r w:rsidRPr="005751AE">
        <w:rPr>
          <w:b/>
          <w:bCs/>
          <w:noProof/>
        </w:rPr>
        <w:lastRenderedPageBreak/>
        <w:drawing>
          <wp:inline distT="0" distB="0" distL="0" distR="0" wp14:anchorId="6CCA7818" wp14:editId="2E6E2E9A">
            <wp:extent cx="7093315" cy="2387723"/>
            <wp:effectExtent l="0" t="0" r="0" b="0"/>
            <wp:docPr id="16539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31840" name=""/>
                    <pic:cNvPicPr/>
                  </pic:nvPicPr>
                  <pic:blipFill>
                    <a:blip r:embed="rId20"/>
                    <a:stretch>
                      <a:fillRect/>
                    </a:stretch>
                  </pic:blipFill>
                  <pic:spPr>
                    <a:xfrm>
                      <a:off x="0" y="0"/>
                      <a:ext cx="7093315" cy="2387723"/>
                    </a:xfrm>
                    <a:prstGeom prst="rect">
                      <a:avLst/>
                    </a:prstGeom>
                  </pic:spPr>
                </pic:pic>
              </a:graphicData>
            </a:graphic>
          </wp:inline>
        </w:drawing>
      </w:r>
    </w:p>
    <w:p w14:paraId="698BC85C" w14:textId="330D3A4F" w:rsidR="00200150" w:rsidRDefault="00CE02EF" w:rsidP="00641ED7">
      <w:pPr>
        <w:rPr>
          <w:b/>
          <w:bCs/>
        </w:rPr>
      </w:pPr>
      <w:r w:rsidRPr="00CE02EF">
        <w:rPr>
          <w:b/>
          <w:bCs/>
          <w:noProof/>
        </w:rPr>
        <w:lastRenderedPageBreak/>
        <w:drawing>
          <wp:inline distT="0" distB="0" distL="0" distR="0" wp14:anchorId="629BAAE0" wp14:editId="08F74904">
            <wp:extent cx="4991357" cy="2787793"/>
            <wp:effectExtent l="0" t="0" r="0" b="0"/>
            <wp:docPr id="85849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0179" name=""/>
                    <pic:cNvPicPr/>
                  </pic:nvPicPr>
                  <pic:blipFill>
                    <a:blip r:embed="rId21"/>
                    <a:stretch>
                      <a:fillRect/>
                    </a:stretch>
                  </pic:blipFill>
                  <pic:spPr>
                    <a:xfrm>
                      <a:off x="0" y="0"/>
                      <a:ext cx="4991357" cy="2787793"/>
                    </a:xfrm>
                    <a:prstGeom prst="rect">
                      <a:avLst/>
                    </a:prstGeom>
                  </pic:spPr>
                </pic:pic>
              </a:graphicData>
            </a:graphic>
          </wp:inline>
        </w:drawing>
      </w:r>
      <w:r w:rsidR="00962841" w:rsidRPr="00962841">
        <w:rPr>
          <w:noProof/>
        </w:rPr>
        <w:t xml:space="preserve"> </w:t>
      </w:r>
      <w:r w:rsidR="00962841" w:rsidRPr="00962841">
        <w:rPr>
          <w:b/>
          <w:bCs/>
          <w:noProof/>
        </w:rPr>
        <w:drawing>
          <wp:inline distT="0" distB="0" distL="0" distR="0" wp14:anchorId="717C10B9" wp14:editId="3F9A75C7">
            <wp:extent cx="7150467" cy="2025754"/>
            <wp:effectExtent l="0" t="0" r="0" b="0"/>
            <wp:docPr id="186811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3759" name=""/>
                    <pic:cNvPicPr/>
                  </pic:nvPicPr>
                  <pic:blipFill>
                    <a:blip r:embed="rId22"/>
                    <a:stretch>
                      <a:fillRect/>
                    </a:stretch>
                  </pic:blipFill>
                  <pic:spPr>
                    <a:xfrm>
                      <a:off x="0" y="0"/>
                      <a:ext cx="7150467" cy="2025754"/>
                    </a:xfrm>
                    <a:prstGeom prst="rect">
                      <a:avLst/>
                    </a:prstGeom>
                  </pic:spPr>
                </pic:pic>
              </a:graphicData>
            </a:graphic>
          </wp:inline>
        </w:drawing>
      </w:r>
      <w:r w:rsidR="00C66C68" w:rsidRPr="00C66C68">
        <w:rPr>
          <w:noProof/>
        </w:rPr>
        <w:t xml:space="preserve"> </w:t>
      </w:r>
      <w:r w:rsidR="00A94227" w:rsidRPr="00A94227">
        <w:rPr>
          <w:noProof/>
        </w:rPr>
        <w:lastRenderedPageBreak/>
        <w:drawing>
          <wp:inline distT="0" distB="0" distL="0" distR="0" wp14:anchorId="1BF196BD" wp14:editId="1E30936C">
            <wp:extent cx="4826248" cy="3524431"/>
            <wp:effectExtent l="0" t="0" r="0" b="0"/>
            <wp:docPr id="106142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2529" name=""/>
                    <pic:cNvPicPr/>
                  </pic:nvPicPr>
                  <pic:blipFill>
                    <a:blip r:embed="rId23"/>
                    <a:stretch>
                      <a:fillRect/>
                    </a:stretch>
                  </pic:blipFill>
                  <pic:spPr>
                    <a:xfrm>
                      <a:off x="0" y="0"/>
                      <a:ext cx="4826248" cy="3524431"/>
                    </a:xfrm>
                    <a:prstGeom prst="rect">
                      <a:avLst/>
                    </a:prstGeom>
                  </pic:spPr>
                </pic:pic>
              </a:graphicData>
            </a:graphic>
          </wp:inline>
        </w:drawing>
      </w:r>
      <w:r w:rsidR="003F385E" w:rsidRPr="003F385E">
        <w:rPr>
          <w:noProof/>
        </w:rPr>
        <w:t xml:space="preserve"> </w:t>
      </w:r>
      <w:r w:rsidR="009C1F19" w:rsidRPr="009C1F19">
        <w:rPr>
          <w:noProof/>
        </w:rPr>
        <w:lastRenderedPageBreak/>
        <w:drawing>
          <wp:inline distT="0" distB="0" distL="0" distR="0" wp14:anchorId="1D82A8FD" wp14:editId="3899C5E8">
            <wp:extent cx="7245722" cy="2629035"/>
            <wp:effectExtent l="0" t="0" r="0" b="0"/>
            <wp:docPr id="17444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6142" name=""/>
                    <pic:cNvPicPr/>
                  </pic:nvPicPr>
                  <pic:blipFill>
                    <a:blip r:embed="rId24"/>
                    <a:stretch>
                      <a:fillRect/>
                    </a:stretch>
                  </pic:blipFill>
                  <pic:spPr>
                    <a:xfrm>
                      <a:off x="0" y="0"/>
                      <a:ext cx="7245722" cy="2629035"/>
                    </a:xfrm>
                    <a:prstGeom prst="rect">
                      <a:avLst/>
                    </a:prstGeom>
                  </pic:spPr>
                </pic:pic>
              </a:graphicData>
            </a:graphic>
          </wp:inline>
        </w:drawing>
      </w:r>
    </w:p>
    <w:p w14:paraId="27E3DFFD" w14:textId="77777777" w:rsidR="009C32B3" w:rsidRPr="00FF54B0" w:rsidRDefault="009C32B3" w:rsidP="00641ED7">
      <w:pPr>
        <w:rPr>
          <w:b/>
          <w:bCs/>
        </w:rPr>
      </w:pPr>
    </w:p>
    <w:p w14:paraId="1A0AB7EC" w14:textId="76411653" w:rsidR="00641ED7" w:rsidRDefault="00EB3DCF">
      <w:pPr>
        <w:rPr>
          <w:noProof/>
        </w:rPr>
      </w:pPr>
      <w:r w:rsidRPr="00EB3DCF">
        <w:rPr>
          <w:noProof/>
        </w:rPr>
        <w:lastRenderedPageBreak/>
        <w:drawing>
          <wp:inline distT="0" distB="0" distL="0" distR="0" wp14:anchorId="25FCD132" wp14:editId="6EF24227">
            <wp:extent cx="5016758" cy="3606985"/>
            <wp:effectExtent l="0" t="0" r="0" b="0"/>
            <wp:docPr id="27153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32026" name=""/>
                    <pic:cNvPicPr/>
                  </pic:nvPicPr>
                  <pic:blipFill>
                    <a:blip r:embed="rId25"/>
                    <a:stretch>
                      <a:fillRect/>
                    </a:stretch>
                  </pic:blipFill>
                  <pic:spPr>
                    <a:xfrm>
                      <a:off x="0" y="0"/>
                      <a:ext cx="5016758" cy="3606985"/>
                    </a:xfrm>
                    <a:prstGeom prst="rect">
                      <a:avLst/>
                    </a:prstGeom>
                  </pic:spPr>
                </pic:pic>
              </a:graphicData>
            </a:graphic>
          </wp:inline>
        </w:drawing>
      </w:r>
      <w:r w:rsidR="00BA213B" w:rsidRPr="00BA213B">
        <w:rPr>
          <w:noProof/>
        </w:rPr>
        <w:t xml:space="preserve"> </w:t>
      </w:r>
      <w:r w:rsidR="00BA213B" w:rsidRPr="00BA213B">
        <w:rPr>
          <w:noProof/>
        </w:rPr>
        <w:lastRenderedPageBreak/>
        <w:drawing>
          <wp:inline distT="0" distB="0" distL="0" distR="0" wp14:anchorId="2873B6C3" wp14:editId="7A37195F">
            <wp:extent cx="7226671" cy="3035456"/>
            <wp:effectExtent l="0" t="0" r="0" b="0"/>
            <wp:docPr id="21336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28055" name=""/>
                    <pic:cNvPicPr/>
                  </pic:nvPicPr>
                  <pic:blipFill>
                    <a:blip r:embed="rId26"/>
                    <a:stretch>
                      <a:fillRect/>
                    </a:stretch>
                  </pic:blipFill>
                  <pic:spPr>
                    <a:xfrm>
                      <a:off x="0" y="0"/>
                      <a:ext cx="7226671" cy="3035456"/>
                    </a:xfrm>
                    <a:prstGeom prst="rect">
                      <a:avLst/>
                    </a:prstGeom>
                  </pic:spPr>
                </pic:pic>
              </a:graphicData>
            </a:graphic>
          </wp:inline>
        </w:drawing>
      </w:r>
      <w:r w:rsidR="00EB0A44" w:rsidRPr="00EB0A44">
        <w:rPr>
          <w:noProof/>
        </w:rPr>
        <w:t xml:space="preserve"> </w:t>
      </w:r>
      <w:r w:rsidR="00EB0A44" w:rsidRPr="00EB0A44">
        <w:rPr>
          <w:noProof/>
        </w:rPr>
        <w:lastRenderedPageBreak/>
        <w:drawing>
          <wp:inline distT="0" distB="0" distL="0" distR="0" wp14:anchorId="03FFA17B" wp14:editId="00E2AB4D">
            <wp:extent cx="5010407" cy="3276768"/>
            <wp:effectExtent l="0" t="0" r="0" b="0"/>
            <wp:docPr id="55766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9714" name=""/>
                    <pic:cNvPicPr/>
                  </pic:nvPicPr>
                  <pic:blipFill>
                    <a:blip r:embed="rId27"/>
                    <a:stretch>
                      <a:fillRect/>
                    </a:stretch>
                  </pic:blipFill>
                  <pic:spPr>
                    <a:xfrm>
                      <a:off x="0" y="0"/>
                      <a:ext cx="5010407" cy="3276768"/>
                    </a:xfrm>
                    <a:prstGeom prst="rect">
                      <a:avLst/>
                    </a:prstGeom>
                  </pic:spPr>
                </pic:pic>
              </a:graphicData>
            </a:graphic>
          </wp:inline>
        </w:drawing>
      </w:r>
      <w:r w:rsidR="00E65E6B" w:rsidRPr="00E65E6B">
        <w:rPr>
          <w:noProof/>
        </w:rPr>
        <w:t xml:space="preserve"> </w:t>
      </w:r>
      <w:r w:rsidR="00E65E6B" w:rsidRPr="00E65E6B">
        <w:rPr>
          <w:noProof/>
        </w:rPr>
        <w:drawing>
          <wp:inline distT="0" distB="0" distL="0" distR="0" wp14:anchorId="24CAA605" wp14:editId="0D4FE32A">
            <wp:extent cx="5029458" cy="1759040"/>
            <wp:effectExtent l="0" t="0" r="0" b="0"/>
            <wp:docPr id="2485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1967" name=""/>
                    <pic:cNvPicPr/>
                  </pic:nvPicPr>
                  <pic:blipFill>
                    <a:blip r:embed="rId28"/>
                    <a:stretch>
                      <a:fillRect/>
                    </a:stretch>
                  </pic:blipFill>
                  <pic:spPr>
                    <a:xfrm>
                      <a:off x="0" y="0"/>
                      <a:ext cx="5029458" cy="1759040"/>
                    </a:xfrm>
                    <a:prstGeom prst="rect">
                      <a:avLst/>
                    </a:prstGeom>
                  </pic:spPr>
                </pic:pic>
              </a:graphicData>
            </a:graphic>
          </wp:inline>
        </w:drawing>
      </w:r>
      <w:r w:rsidR="00E65E6B" w:rsidRPr="00E65E6B">
        <w:rPr>
          <w:noProof/>
        </w:rPr>
        <w:t xml:space="preserve"> </w:t>
      </w:r>
      <w:r w:rsidR="00ED258F" w:rsidRPr="00ED258F">
        <w:rPr>
          <w:noProof/>
        </w:rPr>
        <w:lastRenderedPageBreak/>
        <w:drawing>
          <wp:inline distT="0" distB="0" distL="0" distR="0" wp14:anchorId="62A02661" wp14:editId="34ED47B5">
            <wp:extent cx="7207620" cy="1949550"/>
            <wp:effectExtent l="0" t="0" r="0" b="0"/>
            <wp:docPr id="187823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36650" name=""/>
                    <pic:cNvPicPr/>
                  </pic:nvPicPr>
                  <pic:blipFill>
                    <a:blip r:embed="rId29"/>
                    <a:stretch>
                      <a:fillRect/>
                    </a:stretch>
                  </pic:blipFill>
                  <pic:spPr>
                    <a:xfrm>
                      <a:off x="0" y="0"/>
                      <a:ext cx="7207620" cy="1949550"/>
                    </a:xfrm>
                    <a:prstGeom prst="rect">
                      <a:avLst/>
                    </a:prstGeom>
                  </pic:spPr>
                </pic:pic>
              </a:graphicData>
            </a:graphic>
          </wp:inline>
        </w:drawing>
      </w:r>
      <w:r w:rsidR="00E65E6B" w:rsidRPr="00E65E6B">
        <w:rPr>
          <w:noProof/>
        </w:rPr>
        <w:drawing>
          <wp:inline distT="0" distB="0" distL="0" distR="0" wp14:anchorId="55D4BD7A" wp14:editId="5D75E6CE">
            <wp:extent cx="7163168" cy="2025754"/>
            <wp:effectExtent l="0" t="0" r="0" b="0"/>
            <wp:docPr id="139788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84138" name=""/>
                    <pic:cNvPicPr/>
                  </pic:nvPicPr>
                  <pic:blipFill>
                    <a:blip r:embed="rId30"/>
                    <a:stretch>
                      <a:fillRect/>
                    </a:stretch>
                  </pic:blipFill>
                  <pic:spPr>
                    <a:xfrm>
                      <a:off x="0" y="0"/>
                      <a:ext cx="7163168" cy="2025754"/>
                    </a:xfrm>
                    <a:prstGeom prst="rect">
                      <a:avLst/>
                    </a:prstGeom>
                  </pic:spPr>
                </pic:pic>
              </a:graphicData>
            </a:graphic>
          </wp:inline>
        </w:drawing>
      </w:r>
    </w:p>
    <w:p w14:paraId="25D72CC8" w14:textId="1680E0A4" w:rsidR="009D4F88" w:rsidRDefault="009D4F88" w:rsidP="009D4F88">
      <w:pPr>
        <w:rPr>
          <w:b/>
          <w:bCs/>
        </w:rPr>
      </w:pPr>
      <w:r>
        <w:rPr>
          <w:b/>
          <w:bCs/>
        </w:rPr>
        <w:t>Con</w:t>
      </w:r>
      <w:r w:rsidR="00D8590C">
        <w:rPr>
          <w:b/>
          <w:bCs/>
        </w:rPr>
        <w:t>clusion</w:t>
      </w:r>
      <w:r w:rsidRPr="00FF54B0">
        <w:rPr>
          <w:b/>
          <w:bCs/>
        </w:rPr>
        <w:t>:</w:t>
      </w:r>
    </w:p>
    <w:p w14:paraId="62515589" w14:textId="146F8CFF" w:rsidR="009D4F88" w:rsidRDefault="009D4F88">
      <w:r w:rsidRPr="009D4F88">
        <w:rPr>
          <w:noProof/>
        </w:rPr>
        <w:lastRenderedPageBreak/>
        <w:drawing>
          <wp:inline distT="0" distB="0" distL="0" distR="0" wp14:anchorId="6261B20C" wp14:editId="58F86ADF">
            <wp:extent cx="5048509" cy="1759040"/>
            <wp:effectExtent l="0" t="0" r="0" b="0"/>
            <wp:docPr id="19667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9111" name=""/>
                    <pic:cNvPicPr/>
                  </pic:nvPicPr>
                  <pic:blipFill>
                    <a:blip r:embed="rId31"/>
                    <a:stretch>
                      <a:fillRect/>
                    </a:stretch>
                  </pic:blipFill>
                  <pic:spPr>
                    <a:xfrm>
                      <a:off x="0" y="0"/>
                      <a:ext cx="5048509" cy="1759040"/>
                    </a:xfrm>
                    <a:prstGeom prst="rect">
                      <a:avLst/>
                    </a:prstGeom>
                  </pic:spPr>
                </pic:pic>
              </a:graphicData>
            </a:graphic>
          </wp:inline>
        </w:drawing>
      </w:r>
      <w:r w:rsidR="00D8590C" w:rsidRPr="00D8590C">
        <w:rPr>
          <w:noProof/>
        </w:rPr>
        <w:t xml:space="preserve"> </w:t>
      </w:r>
      <w:r w:rsidR="00D8590C" w:rsidRPr="00D8590C">
        <w:rPr>
          <w:noProof/>
        </w:rPr>
        <w:drawing>
          <wp:inline distT="0" distB="0" distL="0" distR="0" wp14:anchorId="35F76CCE" wp14:editId="7015EE9A">
            <wp:extent cx="7239372" cy="1511378"/>
            <wp:effectExtent l="0" t="0" r="0" b="0"/>
            <wp:docPr id="3953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4286" name=""/>
                    <pic:cNvPicPr/>
                  </pic:nvPicPr>
                  <pic:blipFill>
                    <a:blip r:embed="rId32"/>
                    <a:stretch>
                      <a:fillRect/>
                    </a:stretch>
                  </pic:blipFill>
                  <pic:spPr>
                    <a:xfrm>
                      <a:off x="0" y="0"/>
                      <a:ext cx="7239372" cy="1511378"/>
                    </a:xfrm>
                    <a:prstGeom prst="rect">
                      <a:avLst/>
                    </a:prstGeom>
                  </pic:spPr>
                </pic:pic>
              </a:graphicData>
            </a:graphic>
          </wp:inline>
        </w:drawing>
      </w:r>
    </w:p>
    <w:sectPr w:rsidR="009D4F88">
      <w:pgSz w:w="16838" w:h="11906" w:orient="landscape"/>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CA67" w14:textId="77777777" w:rsidR="00A83576" w:rsidRDefault="00A83576">
      <w:r>
        <w:separator/>
      </w:r>
    </w:p>
  </w:endnote>
  <w:endnote w:type="continuationSeparator" w:id="0">
    <w:p w14:paraId="6C877B80" w14:textId="77777777" w:rsidR="00A83576" w:rsidRDefault="00A8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815A8C-B0BE-49B8-AC57-EAB6E83049FC}"/>
    <w:embedBold r:id="rId2" w:fontKey="{D9750B5B-4C74-4C9D-9EA2-8F1838E0AE72}"/>
    <w:embedItalic r:id="rId3" w:fontKey="{451EFF21-A822-4C42-BE70-EA39F7437E0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5CBBAFD-B17E-4BD7-9F9C-E89A66E3F56D}"/>
  </w:font>
  <w:font w:name="Aptos">
    <w:charset w:val="00"/>
    <w:family w:val="swiss"/>
    <w:pitch w:val="variable"/>
    <w:sig w:usb0="20000287" w:usb1="00000003" w:usb2="00000000" w:usb3="00000000" w:csb0="0000019F" w:csb1="00000000"/>
    <w:embedRegular r:id="rId5" w:fontKey="{C54CACE2-413A-4F7A-B906-1B4A5616895B}"/>
    <w:embedBold r:id="rId6" w:fontKey="{8FE75B6F-8DA4-47EE-99B0-56344EEE2BF9}"/>
  </w:font>
  <w:font w:name="Cambria">
    <w:panose1 w:val="02040503050406030204"/>
    <w:charset w:val="00"/>
    <w:family w:val="roman"/>
    <w:pitch w:val="variable"/>
    <w:sig w:usb0="E00006FF" w:usb1="420024FF" w:usb2="02000000" w:usb3="00000000" w:csb0="0000019F" w:csb1="00000000"/>
    <w:embedRegular r:id="rId7" w:fontKey="{29818D5C-8E31-4213-8635-8B8D03A179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4523" w14:textId="77777777" w:rsidR="00530426" w:rsidRDefault="00D14A6A">
    <w:pPr>
      <w:jc w:val="right"/>
    </w:pPr>
    <w:r>
      <w:fldChar w:fldCharType="begin"/>
    </w:r>
    <w:r>
      <w:instrText>PAGE</w:instrText>
    </w:r>
    <w:r>
      <w:fldChar w:fldCharType="separate"/>
    </w:r>
    <w:r w:rsidR="00C40B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7C63" w14:textId="77777777" w:rsidR="00A83576" w:rsidRDefault="00A83576">
      <w:r>
        <w:separator/>
      </w:r>
    </w:p>
  </w:footnote>
  <w:footnote w:type="continuationSeparator" w:id="0">
    <w:p w14:paraId="6E6DE5EA" w14:textId="77777777" w:rsidR="00A83576" w:rsidRDefault="00A83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33452"/>
    <w:multiLevelType w:val="multilevel"/>
    <w:tmpl w:val="D7321D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8354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426"/>
    <w:rsid w:val="0001016A"/>
    <w:rsid w:val="00011778"/>
    <w:rsid w:val="001236E7"/>
    <w:rsid w:val="00126DC7"/>
    <w:rsid w:val="001932D6"/>
    <w:rsid w:val="001A1117"/>
    <w:rsid w:val="001B4572"/>
    <w:rsid w:val="00200150"/>
    <w:rsid w:val="002734E3"/>
    <w:rsid w:val="002D2240"/>
    <w:rsid w:val="003673E1"/>
    <w:rsid w:val="003E33EC"/>
    <w:rsid w:val="003F385E"/>
    <w:rsid w:val="004055AE"/>
    <w:rsid w:val="00455A6C"/>
    <w:rsid w:val="00473D21"/>
    <w:rsid w:val="00482443"/>
    <w:rsid w:val="004C7F02"/>
    <w:rsid w:val="004F36CD"/>
    <w:rsid w:val="005063BB"/>
    <w:rsid w:val="00530426"/>
    <w:rsid w:val="005751AE"/>
    <w:rsid w:val="005D48F2"/>
    <w:rsid w:val="00641ED7"/>
    <w:rsid w:val="006546E1"/>
    <w:rsid w:val="006642D9"/>
    <w:rsid w:val="00664E58"/>
    <w:rsid w:val="00693C65"/>
    <w:rsid w:val="006F5CF8"/>
    <w:rsid w:val="007B2788"/>
    <w:rsid w:val="007E2A25"/>
    <w:rsid w:val="00803052"/>
    <w:rsid w:val="00803659"/>
    <w:rsid w:val="00823BC1"/>
    <w:rsid w:val="00962841"/>
    <w:rsid w:val="00983272"/>
    <w:rsid w:val="009A4623"/>
    <w:rsid w:val="009C1F19"/>
    <w:rsid w:val="009C32B3"/>
    <w:rsid w:val="009D4036"/>
    <w:rsid w:val="009D4F88"/>
    <w:rsid w:val="00A266F1"/>
    <w:rsid w:val="00A83576"/>
    <w:rsid w:val="00A94227"/>
    <w:rsid w:val="00B844D5"/>
    <w:rsid w:val="00BA213B"/>
    <w:rsid w:val="00BF06BC"/>
    <w:rsid w:val="00BF2707"/>
    <w:rsid w:val="00C00060"/>
    <w:rsid w:val="00C16FA7"/>
    <w:rsid w:val="00C336D9"/>
    <w:rsid w:val="00C369C8"/>
    <w:rsid w:val="00C40B37"/>
    <w:rsid w:val="00C6226D"/>
    <w:rsid w:val="00C66C68"/>
    <w:rsid w:val="00C92835"/>
    <w:rsid w:val="00C96C86"/>
    <w:rsid w:val="00CE02EF"/>
    <w:rsid w:val="00D14A6A"/>
    <w:rsid w:val="00D7769C"/>
    <w:rsid w:val="00D8590C"/>
    <w:rsid w:val="00D93DD2"/>
    <w:rsid w:val="00E23EA5"/>
    <w:rsid w:val="00E65E6B"/>
    <w:rsid w:val="00E84381"/>
    <w:rsid w:val="00EB0A44"/>
    <w:rsid w:val="00EB3DCF"/>
    <w:rsid w:val="00ED258F"/>
    <w:rsid w:val="00F207DB"/>
    <w:rsid w:val="00F904A3"/>
    <w:rsid w:val="00FF54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77CA"/>
  <w15:docId w15:val="{22BDF41B-2F90-489F-8BC4-E8262873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60" w:after="120"/>
      <w:outlineLvl w:val="1"/>
    </w:pPr>
    <w:rPr>
      <w:b/>
      <w:bCs/>
      <w:color w:val="00000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80" w:after="8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FB5311"/>
    <w:pPr>
      <w:tabs>
        <w:tab w:val="center" w:pos="4513"/>
        <w:tab w:val="right" w:pos="9026"/>
      </w:tabs>
    </w:pPr>
  </w:style>
  <w:style w:type="character" w:customStyle="1" w:styleId="HeaderChar">
    <w:name w:val="Header Char"/>
    <w:basedOn w:val="DefaultParagraphFont"/>
    <w:link w:val="Header"/>
    <w:uiPriority w:val="99"/>
    <w:rsid w:val="00FB5311"/>
  </w:style>
  <w:style w:type="paragraph" w:styleId="Footer">
    <w:name w:val="footer"/>
    <w:basedOn w:val="Normal"/>
    <w:link w:val="FooterChar"/>
    <w:uiPriority w:val="99"/>
    <w:unhideWhenUsed/>
    <w:rsid w:val="00FB5311"/>
    <w:pPr>
      <w:tabs>
        <w:tab w:val="center" w:pos="4513"/>
        <w:tab w:val="right" w:pos="9026"/>
      </w:tabs>
    </w:pPr>
  </w:style>
  <w:style w:type="character" w:customStyle="1" w:styleId="FooterChar">
    <w:name w:val="Footer Char"/>
    <w:basedOn w:val="DefaultParagraphFont"/>
    <w:link w:val="Footer"/>
    <w:uiPriority w:val="99"/>
    <w:rsid w:val="00FB5311"/>
  </w:style>
  <w:style w:type="paragraph" w:styleId="Revision">
    <w:name w:val="Revision"/>
    <w:hidden/>
    <w:uiPriority w:val="99"/>
    <w:semiHidden/>
    <w:rsid w:val="00FB531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anthropic.skilljar.com/teaching-ai-fluenc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4vgD/XfWx4M8b5udAk5TQc9jw==">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16</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Cota</dc:creator>
  <cp:lastModifiedBy>Ricardo Cota</cp:lastModifiedBy>
  <cp:revision>63</cp:revision>
  <dcterms:created xsi:type="dcterms:W3CDTF">2026-10-27T20:17:00Z</dcterms:created>
  <dcterms:modified xsi:type="dcterms:W3CDTF">2026-10-29T09:46:00Z</dcterms:modified>
</cp:coreProperties>
</file>